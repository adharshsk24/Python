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1">
      <w:pPr>
        <w:spacing w:before="94" w:lineRule="auto"/>
        <w:ind w:right="879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sz w:val="32"/>
            <w:szCs w:val="32"/>
            <w:rtl w:val="0"/>
          </w:rPr>
          <w:t xml:space="preserve">04 - Iteration Control Structures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1640"/>
          <w:tab w:val="left" w:leader="none" w:pos="2360"/>
          <w:tab w:val="left" w:leader="none" w:pos="5241"/>
        </w:tabs>
        <w:ind w:left="20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Ex. No.</w:t>
        <w:tab/>
        <w:t xml:space="preserve">:</w:t>
        <w:tab/>
        <w:t xml:space="preserve">4.1</w:t>
        <w:tab/>
        <w:t xml:space="preserve">Date: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 17.042024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5241"/>
        </w:tabs>
        <w:ind w:left="20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Register No.: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2315010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06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Adharsh.S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215900</wp:posOffset>
                </wp:positionV>
                <wp:extent cx="12700" cy="12700"/>
                <wp:effectExtent b="0" l="0" r="0" t="0"/>
                <wp:wrapTopAndBottom distB="0" distT="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341238" y="3773650"/>
                          <a:ext cx="9525" cy="12700"/>
                        </a:xfrm>
                        <a:custGeom>
                          <a:rect b="b" l="l" r="r" t="t"/>
                          <a:pathLst>
                            <a:path extrusionOk="0"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215900</wp:posOffset>
                </wp:positionV>
                <wp:extent cx="12700" cy="12700"/>
                <wp:effectExtent b="0" l="0" r="0" t="0"/>
                <wp:wrapTopAndBottom distB="0" distT="0"/>
                <wp:docPr id="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ind w:left="1" w:right="879" w:firstLine="0"/>
        <w:rPr>
          <w:rFonts w:ascii="Times New Roman" w:cs="Times New Roman" w:eastAsia="Times New Roman" w:hAnsi="Times New Roman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Factors of a number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200" w:right="96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Determine the factors of a number (i.e., all positive integer values that evenly divide into a number).</w:t>
      </w:r>
    </w:p>
    <w:p w:rsidR="00000000" w:rsidDel="00000000" w:rsidP="00000000" w:rsidRDefault="00000000" w:rsidRPr="00000000" w14:paraId="0000000B">
      <w:pPr>
        <w:spacing w:before="109" w:lineRule="auto"/>
        <w:ind w:left="9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For example: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2289.0" w:type="dxa"/>
        <w:jc w:val="left"/>
        <w:tblInd w:w="839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16"/>
        <w:gridCol w:w="1237"/>
        <w:gridCol w:w="236"/>
        <w:tblGridChange w:id="0">
          <w:tblGrid>
            <w:gridCol w:w="816"/>
            <w:gridCol w:w="1237"/>
            <w:gridCol w:w="236"/>
          </w:tblGrid>
        </w:tblGridChange>
      </w:tblGrid>
      <w:tr>
        <w:trPr>
          <w:cantSplit w:val="0"/>
          <w:trHeight w:val="1009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4" w:lineRule="auto"/>
              <w:ind w:left="95" w:right="106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Inpu 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7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3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1 2 4 5 10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Style w:val="Heading1"/>
        <w:spacing w:before="25" w:lineRule="auto"/>
        <w:ind w:firstLine="20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Program:</w:t>
      </w:r>
    </w:p>
    <w:p w:rsidR="00000000" w:rsidDel="00000000" w:rsidP="00000000" w:rsidRDefault="00000000" w:rsidRPr="00000000" w14:paraId="00000015">
      <w:pPr>
        <w:spacing w:before="294" w:line="523" w:lineRule="auto"/>
        <w:ind w:left="200" w:right="8507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k=int(input()) l=[]</w:t>
      </w:r>
    </w:p>
    <w:p w:rsidR="00000000" w:rsidDel="00000000" w:rsidP="00000000" w:rsidRDefault="00000000" w:rsidRPr="00000000" w14:paraId="00000016">
      <w:pPr>
        <w:spacing w:line="520" w:lineRule="auto"/>
        <w:ind w:left="447" w:right="7887" w:hanging="248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for i in range(1,k+1): if(k%i==0):</w:t>
      </w:r>
    </w:p>
    <w:p w:rsidR="00000000" w:rsidDel="00000000" w:rsidP="00000000" w:rsidRDefault="00000000" w:rsidRPr="00000000" w14:paraId="00000017">
      <w:pPr>
        <w:spacing w:line="520" w:lineRule="auto"/>
        <w:ind w:left="200" w:right="8507" w:firstLine="492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l.append(i) for j in l:</w:t>
      </w:r>
    </w:p>
    <w:p w:rsidR="00000000" w:rsidDel="00000000" w:rsidP="00000000" w:rsidRDefault="00000000" w:rsidRPr="00000000" w14:paraId="00000018">
      <w:pPr>
        <w:ind w:left="447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print(j,end=' ')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ind w:firstLine="200"/>
        <w:rPr>
          <w:rFonts w:ascii="Times New Roman" w:cs="Times New Roman" w:eastAsia="Times New Roman" w:hAnsi="Times New Roman"/>
          <w:sz w:val="32"/>
          <w:szCs w:val="32"/>
        </w:rPr>
        <w:sectPr>
          <w:headerReference r:id="rId9" w:type="default"/>
          <w:pgSz w:h="16840" w:w="11910" w:orient="portrait"/>
          <w:pgMar w:bottom="280" w:top="1340" w:left="1240" w:right="360" w:header="720" w:footer="720"/>
          <w:pgNumType w:start="1"/>
          <w:sectPrChange w:author="231501006@rajalakshmi.edu.in" w:id="0" w:date="2024-06-16T04:48:54Z">
            <w:sectPr w:rsidR="000000" w:rsidDel="000000" w:rsidRPr="000000" w:rsidSect="000000">
              <w:pgMar w:bottom="280" w:top="1340" w:left="1240" w:right="360" w:header="720" w:footer="720"/>
              <w:pgNumType w:start="1"/>
              <w:pgSz w:h="16840" w:w="11910" w:orient="portrait"/>
            </w:sectPr>
          </w:sectPrChange>
        </w:sect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Output: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835318" cy="2344102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318" cy="2344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Ex. No.</w:t>
        <w:tab/>
        <w:t xml:space="preserve">:</w:t>
        <w:tab/>
        <w:t xml:space="preserve">4.2</w:t>
        <w:tab/>
        <w:t xml:space="preserve">Date: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 17.042024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5241"/>
        </w:tabs>
        <w:spacing w:before="1" w:lineRule="auto"/>
        <w:ind w:left="20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Register No.: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 231501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006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Adharsh.S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341238" y="3773650"/>
                          <a:ext cx="9525" cy="12700"/>
                        </a:xfrm>
                        <a:custGeom>
                          <a:rect b="b" l="l" r="r" t="t"/>
                          <a:pathLst>
                            <a:path extrusionOk="0"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ind w:right="249"/>
        <w:rPr>
          <w:rFonts w:ascii="Times New Roman" w:cs="Times New Roman" w:eastAsia="Times New Roman" w:hAnsi="Times New Roman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Non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Repeated Digit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Write a program to find the count of non-repeated digits in a given number N. The number will be passed to the program as an input of type 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Assumption: The input number will be a positive integer number &gt;= 1 and &lt;= 25000. Some examples are as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56" w:lineRule="auto"/>
        <w:ind w:left="200" w:right="96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If the given number is 292, the program should return 1 because there is only 1 non- repeated digit '9' in this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200" w:right="96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If the given number is 1015, the program should return 2 because there are 2 non- repeated digits in this number, '0', and '5'.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200" w:right="96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If the given number is 108, the program should return 3 because there are 3 non- repeated digits in this number, '1', '0', and '8'.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If the given number is 22, the function should return 0 because there are NO non- repeated digits in this 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83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1a1e"/>
          <w:sz w:val="32"/>
          <w:szCs w:val="32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823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62"/>
        <w:gridCol w:w="961"/>
        <w:tblGridChange w:id="0">
          <w:tblGrid>
            <w:gridCol w:w="862"/>
            <w:gridCol w:w="961"/>
          </w:tblGrid>
        </w:tblGridChange>
      </w:tblGrid>
      <w:tr>
        <w:trPr>
          <w:cantSplit w:val="0"/>
          <w:trHeight w:val="985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9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4" w:lineRule="auto"/>
              <w:ind w:left="95" w:right="168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Resul t</w:t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d2024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d2024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8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d2024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8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d2024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d2024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d2024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d2024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d2024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ind w:firstLine="20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Program: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54" w:lineRule="auto"/>
        <w:ind w:left="200" w:right="85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n=int(input()) l=[]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k=[]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54" w:lineRule="auto"/>
        <w:ind w:left="457" w:right="8507" w:hanging="2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while n&gt;0: a=n%10 n=n//10 l.append(a)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59" w:right="7887" w:hanging="2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for i in range(len(l)): if l.count(l[i])==1: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k.append(l[i])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print(len(k))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before="106" w:lineRule="auto"/>
        <w:ind w:firstLine="20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135924</wp:posOffset>
            </wp:positionH>
            <wp:positionV relativeFrom="paragraph">
              <wp:posOffset>209295</wp:posOffset>
            </wp:positionV>
            <wp:extent cx="5832452" cy="2720911"/>
            <wp:effectExtent b="0" l="0" r="0" t="0"/>
            <wp:wrapTopAndBottom distB="0" dist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2452" cy="27209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Ex. No.</w:t>
        <w:tab/>
        <w:t xml:space="preserve">:</w:t>
        <w:tab/>
        <w:t xml:space="preserve">4.3</w:t>
        <w:tab/>
        <w:t xml:space="preserve">Date: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 17.042024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5241"/>
        </w:tabs>
        <w:spacing w:before="1" w:lineRule="auto"/>
        <w:ind w:left="20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Register No.: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 2315010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06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Adharsh.S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341238" y="3773650"/>
                          <a:ext cx="9525" cy="12700"/>
                        </a:xfrm>
                        <a:custGeom>
                          <a:rect b="b" l="l" r="r" t="t"/>
                          <a:pathLst>
                            <a:path extrusionOk="0"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1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ind w:right="247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Prime Checking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52.00000000000003" w:lineRule="auto"/>
        <w:ind w:left="200" w:right="96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Write a program that finds whether the given number N is Prime or not. If the number is prime, the program should return 2 else it must return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364" w:lineRule="auto"/>
        <w:ind w:left="200" w:right="282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Assumption: 2 &lt;= N &lt;=5000, where N is the given number. Example1: if the given number N is 7, the method must return 2 Example2: if the given number N is 10, the method must return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83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1a1e"/>
          <w:sz w:val="32"/>
          <w:szCs w:val="32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886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90"/>
        <w:gridCol w:w="996"/>
        <w:tblGridChange w:id="0">
          <w:tblGrid>
            <w:gridCol w:w="890"/>
            <w:gridCol w:w="996"/>
          </w:tblGrid>
        </w:tblGridChange>
      </w:tblGrid>
      <w:tr>
        <w:trPr>
          <w:cantSplit w:val="0"/>
          <w:trHeight w:val="721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6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d2024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d2024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d2024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9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d2024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ind w:firstLine="20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Program: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a=int(input())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459" w:right="7887" w:hanging="2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for i in range(2,a): if(a%2==0):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4" w:lineRule="auto"/>
        <w:ind w:left="457" w:right="8568" w:hanging="97.00000000000003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flag=0 elif(a%i!=0): flag=1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" w:lineRule="auto"/>
        <w:ind w:left="0" w:right="8917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200" w:right="8921" w:firstLine="51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flag=0 if(flag==1):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362" w:lineRule="auto"/>
        <w:ind w:left="200" w:right="8507" w:firstLine="25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print("2") elif(flag==0):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print("1")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ind w:firstLine="200"/>
        <w:rPr>
          <w:rFonts w:ascii="Times New Roman" w:cs="Times New Roman" w:eastAsia="Times New Roman" w:hAnsi="Times New Roman"/>
          <w:sz w:val="32"/>
          <w:szCs w:val="32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240" w:right="36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861488" cy="2166747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488" cy="2166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Ex. No.</w:t>
        <w:tab/>
        <w:t xml:space="preserve">:</w:t>
        <w:tab/>
        <w:t xml:space="preserve">4.4</w:t>
        <w:tab/>
        <w:t xml:space="preserve">Date: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 17.042024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5241"/>
        </w:tabs>
        <w:spacing w:before="1" w:lineRule="auto"/>
        <w:ind w:left="20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Register No.: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2315010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06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Adharsh.S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341238" y="3773650"/>
                          <a:ext cx="9525" cy="12700"/>
                        </a:xfrm>
                        <a:custGeom>
                          <a:rect b="b" l="l" r="r" t="t"/>
                          <a:pathLst>
                            <a:path extrusionOk="0"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ind w:right="249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Next Perfect Square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2" w:lineRule="auto"/>
        <w:ind w:left="200" w:right="282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Given a number N, find the next perfect square greater than N. Input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2" w:lineRule="auto"/>
        <w:ind w:left="200" w:right="674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Integer input from stdin. Output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64" w:lineRule="auto"/>
        <w:ind w:left="200" w:right="674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Perfect square greater than N. Example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ind w:firstLine="20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Program: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200" w:right="85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a=int(input()) c=[]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4" w:lineRule="auto"/>
        <w:ind w:left="459" w:right="7887" w:hanging="2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for i in range(0,a): b=i**2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4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if(b&gt;a):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200" w:right="7887" w:firstLine="51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c.append(b) print(c[0])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ind w:firstLine="20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32"/>
          <w:szCs w:val="32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819105" cy="1840229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105" cy="1840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Ex. No.</w:t>
        <w:tab/>
        <w:t xml:space="preserve">:</w:t>
        <w:tab/>
        <w:t xml:space="preserve">4.5</w:t>
        <w:tab/>
        <w:t xml:space="preserve">Date: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 17.042024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leader="none" w:pos="5241"/>
        </w:tabs>
        <w:spacing w:before="1" w:lineRule="auto"/>
        <w:ind w:left="20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Register No.: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2315010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06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Adharsh.S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341238" y="3773650"/>
                          <a:ext cx="9525" cy="12700"/>
                        </a:xfrm>
                        <a:custGeom>
                          <a:rect b="b" l="l" r="r" t="t"/>
                          <a:pathLst>
                            <a:path extrusionOk="0"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ind w:right="249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Nth Fibonacci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Write a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32"/>
            <w:szCs w:val="32"/>
            <w:u w:val="none"/>
            <w:shd w:fill="auto" w:val="clear"/>
            <w:vertAlign w:val="baseline"/>
            <w:rtl w:val="0"/>
          </w:rPr>
          <w:t xml:space="preserve">program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to return the nth number in the fibonacci series. The value of N will be passed to the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32"/>
            <w:szCs w:val="32"/>
            <w:u w:val="none"/>
            <w:shd w:fill="auto" w:val="clear"/>
            <w:vertAlign w:val="baseline"/>
            <w:rtl w:val="0"/>
          </w:rPr>
          <w:t xml:space="preserve">program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as input.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NOTE: Fibonacci series looks like –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0, 1, 1, 2, 3, 5, 8, 13, 21, 34, 55, . . . and so on.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252.00000000000003" w:lineRule="auto"/>
        <w:ind w:left="200" w:right="1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i.e. Fibonacci series starts with 0 and 1, and continues generating the next number as the sum of the previous two numbers.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22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first Fibonacci number is 0,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4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second Fibonacci number is 1,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4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third Fibonacci number is 1,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7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fourth Fibonacci number is 2,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4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fifth Fibonacci number is 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4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sixth Fibonacci number is 5,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4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seventh Fibonacci number is 8, and so 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before="1" w:lineRule="auto"/>
        <w:ind w:left="83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For example:</w:t>
      </w:r>
    </w:p>
    <w:p w:rsidR="00000000" w:rsidDel="00000000" w:rsidP="00000000" w:rsidRDefault="00000000" w:rsidRPr="00000000" w14:paraId="000000A0">
      <w:pPr>
        <w:spacing w:before="124" w:lineRule="auto"/>
        <w:ind w:left="83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Input:</w:t>
      </w:r>
    </w:p>
    <w:p w:rsidR="00000000" w:rsidDel="00000000" w:rsidP="00000000" w:rsidRDefault="00000000" w:rsidRPr="00000000" w14:paraId="000000A1">
      <w:pPr>
        <w:spacing w:before="124" w:lineRule="auto"/>
        <w:ind w:left="83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7</w:t>
      </w:r>
    </w:p>
    <w:p w:rsidR="00000000" w:rsidDel="00000000" w:rsidP="00000000" w:rsidRDefault="00000000" w:rsidRPr="00000000" w14:paraId="000000A2">
      <w:pPr>
        <w:spacing w:before="125" w:line="350" w:lineRule="auto"/>
        <w:ind w:left="831" w:right="8532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 8</w:t>
      </w:r>
    </w:p>
    <w:p w:rsidR="00000000" w:rsidDel="00000000" w:rsidP="00000000" w:rsidRDefault="00000000" w:rsidRPr="00000000" w14:paraId="000000A3">
      <w:pPr>
        <w:pStyle w:val="Heading1"/>
        <w:spacing w:before="20" w:lineRule="auto"/>
        <w:ind w:firstLine="20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Program:</w:t>
      </w:r>
    </w:p>
    <w:p w:rsidR="00000000" w:rsidDel="00000000" w:rsidP="00000000" w:rsidRDefault="00000000" w:rsidRPr="00000000" w14:paraId="000000A4">
      <w:pPr>
        <w:spacing w:before="301" w:lineRule="auto"/>
        <w:ind w:left="83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a=[0,1]</w:t>
      </w:r>
    </w:p>
    <w:p w:rsidR="00000000" w:rsidDel="00000000" w:rsidP="00000000" w:rsidRDefault="00000000" w:rsidRPr="00000000" w14:paraId="000000A5">
      <w:pPr>
        <w:spacing w:before="300" w:line="436" w:lineRule="auto"/>
        <w:ind w:left="1186" w:right="6007" w:hanging="355.99999999999994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for i in range(0,100): a.append(a[-1]+a[-2])</w:t>
      </w:r>
    </w:p>
    <w:p w:rsidR="00000000" w:rsidDel="00000000" w:rsidP="00000000" w:rsidRDefault="00000000" w:rsidRPr="00000000" w14:paraId="000000A6">
      <w:pPr>
        <w:spacing w:before="3" w:line="436" w:lineRule="auto"/>
        <w:ind w:left="831" w:right="7456" w:firstLine="0"/>
        <w:rPr>
          <w:rFonts w:ascii="Times New Roman" w:cs="Times New Roman" w:eastAsia="Times New Roman" w:hAnsi="Times New Roman"/>
          <w:sz w:val="32"/>
          <w:szCs w:val="32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q=int(input()) print(a[q-1])</w:t>
      </w:r>
    </w:p>
    <w:p w:rsidR="00000000" w:rsidDel="00000000" w:rsidP="00000000" w:rsidRDefault="00000000" w:rsidRPr="00000000" w14:paraId="000000A7">
      <w:pPr>
        <w:pStyle w:val="Heading1"/>
        <w:spacing w:before="106" w:lineRule="auto"/>
        <w:ind w:firstLine="20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527050</wp:posOffset>
            </wp:positionH>
            <wp:positionV relativeFrom="paragraph">
              <wp:posOffset>178307</wp:posOffset>
            </wp:positionV>
            <wp:extent cx="5928970" cy="2457735"/>
            <wp:effectExtent b="0" l="0" r="0" t="0"/>
            <wp:wrapTopAndBottom distB="0" dist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970" cy="2457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Ex. No.</w:t>
        <w:tab/>
        <w:t xml:space="preserve">:</w:t>
        <w:tab/>
        <w:t xml:space="preserve">4.6</w:t>
        <w:tab/>
        <w:t xml:space="preserve">Date: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 17.042024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left" w:leader="none" w:pos="5241"/>
        </w:tabs>
        <w:spacing w:before="1" w:lineRule="auto"/>
        <w:ind w:left="20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Register No.: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2315010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06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Adharsh.S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341238" y="3773650"/>
                          <a:ext cx="9525" cy="12700"/>
                        </a:xfrm>
                        <a:custGeom>
                          <a:rect b="b" l="l" r="r" t="t"/>
                          <a:pathLst>
                            <a:path extrusionOk="0"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Disarium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1076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 Number is said to be Disarium number when the sum of its digit raised to the power of their respective positions becomes equal to the number itself. Write a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32"/>
            <w:szCs w:val="32"/>
            <w:u w:val="none"/>
            <w:shd w:fill="auto" w:val="clear"/>
            <w:vertAlign w:val="baseline"/>
            <w:rtl w:val="0"/>
          </w:rPr>
          <w:t xml:space="preserve">program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to print number is Disarium or not.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Input Format: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362" w:lineRule="auto"/>
        <w:ind w:left="831" w:right="6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Single Integer Input from stdin. Output Format: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31" w:right="78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Yes or No.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78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Example Input: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78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175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8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831" w:right="788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Yes Explanation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1^1 + 7^2 +5^3 = 175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4" w:lineRule="auto"/>
        <w:ind w:left="831" w:right="78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Example Input: 123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8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No</w:t>
      </w:r>
    </w:p>
    <w:p w:rsidR="00000000" w:rsidDel="00000000" w:rsidP="00000000" w:rsidRDefault="00000000" w:rsidRPr="00000000" w14:paraId="000000BD">
      <w:pPr>
        <w:spacing w:before="126" w:lineRule="auto"/>
        <w:ind w:left="83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For example: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204.0" w:type="dxa"/>
        <w:jc w:val="left"/>
        <w:tblInd w:w="985.0" w:type="dxa"/>
        <w:tblLayout w:type="fixed"/>
        <w:tblLook w:val="0000"/>
      </w:tblPr>
      <w:tblGrid>
        <w:gridCol w:w="592"/>
        <w:gridCol w:w="612"/>
        <w:tblGridChange w:id="0">
          <w:tblGrid>
            <w:gridCol w:w="592"/>
            <w:gridCol w:w="612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4" w:lineRule="auto"/>
              <w:ind w:left="50" w:right="12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Inp ut</w:t>
            </w:r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4" w:lineRule="auto"/>
              <w:ind w:left="127" w:right="42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Res ult</w:t>
            </w:r>
          </w:p>
        </w:tc>
      </w:tr>
      <w:tr>
        <w:trPr>
          <w:cantSplit w:val="0"/>
          <w:trHeight w:val="396" w:hRule="atLeast"/>
          <w:tblHeader w:val="0"/>
        </w:trPr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175</w:t>
            </w:r>
          </w:p>
        </w:tc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79" w:right="5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Yes</w:t>
            </w:r>
          </w:p>
        </w:tc>
      </w:tr>
      <w:tr>
        <w:trPr>
          <w:cantSplit w:val="0"/>
          <w:trHeight w:val="336" w:hRule="atLeast"/>
          <w:tblHeader w:val="0"/>
        </w:trPr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2" w:lineRule="auto"/>
              <w:ind w:left="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123</w:t>
            </w:r>
          </w:p>
        </w:tc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2" w:lineRule="auto"/>
              <w:ind w:left="27" w:right="7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import math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ind w:firstLine="200"/>
        <w:rPr>
          <w:rFonts w:ascii="Times New Roman" w:cs="Times New Roman" w:eastAsia="Times New Roman" w:hAnsi="Times New Roman"/>
          <w:sz w:val="32"/>
          <w:szCs w:val="32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Program: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511.0000000000001" w:lineRule="auto"/>
        <w:ind w:left="200" w:right="85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n=int(input()) a=len(str(n)) sum=0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8" w:lineRule="auto"/>
        <w:ind w:left="200" w:right="85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x=n while(x!=0):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11.0000000000001" w:lineRule="auto"/>
        <w:ind w:left="459" w:right="6709" w:hanging="2.999999999999971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r=x%10 sum=int(sum+math.pow(r,a)) a-=1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11.0000000000001" w:lineRule="auto"/>
        <w:ind w:left="200" w:right="8507" w:firstLine="25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x=x//10 if(sum==n):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11.0000000000001" w:lineRule="auto"/>
        <w:ind w:left="200" w:right="8507" w:firstLine="25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print("Yes") else: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" w:lineRule="auto"/>
        <w:ind w:left="4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print("No")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ind w:firstLine="20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178307</wp:posOffset>
            </wp:positionV>
            <wp:extent cx="5938236" cy="2144363"/>
            <wp:effectExtent b="0" l="0" r="0" t="0"/>
            <wp:wrapTopAndBottom distB="0" dist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36" cy="2144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Ex. No.</w:t>
        <w:tab/>
        <w:t xml:space="preserve">:</w:t>
        <w:tab/>
        <w:t xml:space="preserve">4.7</w:t>
        <w:tab/>
        <w:t xml:space="preserve">Date: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 17.042024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leader="none" w:pos="5241"/>
        </w:tabs>
        <w:spacing w:before="1" w:lineRule="auto"/>
        <w:ind w:left="20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Register No.: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2315010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06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Adharsh.S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341238" y="3773650"/>
                          <a:ext cx="9525" cy="12700"/>
                        </a:xfrm>
                        <a:custGeom>
                          <a:rect b="b" l="l" r="r" t="t"/>
                          <a:pathLst>
                            <a:path extrusionOk="0"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Sum of Series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Write a program to find the sum of the series 1 +11 + 111 + 1111 + . . . + n terms (n will be given as input from the user and sum will be the output)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362" w:lineRule="auto"/>
        <w:ind w:left="831" w:right="745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Sample Test Cases Test Case 1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64" w:lineRule="auto"/>
        <w:ind w:left="831" w:right="887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Input 4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2" w:lineRule="auto"/>
        <w:ind w:left="831" w:right="85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Output 1234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Explanation:</w:t>
      </w:r>
    </w:p>
    <w:p w:rsidR="00000000" w:rsidDel="00000000" w:rsidP="00000000" w:rsidRDefault="00000000" w:rsidRPr="00000000" w14:paraId="000000E2">
      <w:pPr>
        <w:spacing w:before="132" w:line="422" w:lineRule="auto"/>
        <w:ind w:left="831" w:right="6228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as input is 4, have to take 4 terms. 1 + 11 + 111 + 1111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2" w:lineRule="auto"/>
        <w:ind w:left="831" w:right="788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Test Case 2 Input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8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831" w:right="85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Output 123456</w:t>
      </w:r>
    </w:p>
    <w:p w:rsidR="00000000" w:rsidDel="00000000" w:rsidP="00000000" w:rsidRDefault="00000000" w:rsidRPr="00000000" w14:paraId="000000E9">
      <w:pPr>
        <w:spacing w:line="264" w:lineRule="auto"/>
        <w:ind w:left="83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For example: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886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90"/>
        <w:gridCol w:w="996"/>
        <w:tblGridChange w:id="0">
          <w:tblGrid>
            <w:gridCol w:w="890"/>
            <w:gridCol w:w="996"/>
          </w:tblGrid>
        </w:tblGridChange>
      </w:tblGrid>
      <w:tr>
        <w:trPr>
          <w:cantSplit w:val="0"/>
          <w:trHeight w:val="721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6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592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123</w:t>
            </w:r>
          </w:p>
        </w:tc>
      </w:tr>
    </w:tbl>
    <w:p w:rsidR="00000000" w:rsidDel="00000000" w:rsidP="00000000" w:rsidRDefault="00000000" w:rsidRPr="00000000" w14:paraId="000000EF">
      <w:pPr>
        <w:pStyle w:val="Heading1"/>
        <w:spacing w:before="25" w:lineRule="auto"/>
        <w:ind w:firstLine="20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Program: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" w:line="511.0000000000001" w:lineRule="auto"/>
        <w:ind w:left="200" w:right="85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n=int(input()) b=1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sum=0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for i in range(1,n+1);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511.0000000000001" w:lineRule="auto"/>
        <w:ind w:left="459" w:right="85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sum+=b b=(b*10)+1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print(sum)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178599</wp:posOffset>
            </wp:positionV>
            <wp:extent cx="5874165" cy="2095119"/>
            <wp:effectExtent b="0" l="0" r="0" t="0"/>
            <wp:wrapTopAndBottom distB="0" dist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4165" cy="20951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9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Ex. No.</w:t>
        <w:tab/>
        <w:t xml:space="preserve">:</w:t>
        <w:tab/>
        <w:t xml:space="preserve">4.8</w:t>
        <w:tab/>
        <w:t xml:space="preserve">Date: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 17.042024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leader="none" w:pos="5241"/>
        </w:tabs>
        <w:spacing w:before="1" w:lineRule="auto"/>
        <w:ind w:left="20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Register No.: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2315010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06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Adharsh.S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341238" y="3773650"/>
                          <a:ext cx="9525" cy="12700"/>
                        </a:xfrm>
                        <a:custGeom>
                          <a:rect b="b" l="l" r="r" t="t"/>
                          <a:pathLst>
                            <a:path extrusionOk="0"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Unique Digit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Write a program to find the count of unique digits in a given number N. The number will be passed to the program as an input of type 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Assumption: The input number will be a positive integer number &gt;= 1 and &lt;= 25000. For e.g.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56" w:lineRule="auto"/>
        <w:ind w:left="200" w:right="96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If the given number is 292, the program should return 2 because there are only 2 unique digits '2' and '9' in this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200" w:right="96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If the given number is 1015, the program should return 3 because there are 3 unique digits in this number, '1', '0', and '5'.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65" w:lineRule="auto"/>
        <w:ind w:left="20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1a1e"/>
          <w:sz w:val="32"/>
          <w:szCs w:val="32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888.0" w:type="dxa"/>
        <w:jc w:val="left"/>
        <w:tblInd w:w="119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90"/>
        <w:gridCol w:w="998"/>
        <w:tblGridChange w:id="0">
          <w:tblGrid>
            <w:gridCol w:w="890"/>
            <w:gridCol w:w="998"/>
          </w:tblGrid>
        </w:tblGridChange>
      </w:tblGrid>
      <w:tr>
        <w:trPr>
          <w:cantSplit w:val="0"/>
          <w:trHeight w:val="721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6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d2024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d2024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d2024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9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d2024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ind w:firstLine="20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Program:</w:t>
      </w:r>
    </w:p>
    <w:p w:rsidR="00000000" w:rsidDel="00000000" w:rsidP="00000000" w:rsidRDefault="00000000" w:rsidRPr="00000000" w14:paraId="00000110">
      <w:pPr>
        <w:spacing w:before="300" w:line="436" w:lineRule="auto"/>
        <w:ind w:left="200" w:right="7887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a=int(input()) b=[]</w:t>
      </w:r>
    </w:p>
    <w:p w:rsidR="00000000" w:rsidDel="00000000" w:rsidP="00000000" w:rsidRDefault="00000000" w:rsidRPr="00000000" w14:paraId="00000111">
      <w:pPr>
        <w:spacing w:before="3" w:line="436" w:lineRule="auto"/>
        <w:ind w:left="555" w:right="7887" w:hanging="356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while a&gt;0: c=a%10 a=a//10 b.append(c)</w:t>
      </w:r>
    </w:p>
    <w:p w:rsidR="00000000" w:rsidDel="00000000" w:rsidP="00000000" w:rsidRDefault="00000000" w:rsidRPr="00000000" w14:paraId="00000112">
      <w:pPr>
        <w:spacing w:before="4" w:line="436" w:lineRule="auto"/>
        <w:ind w:left="200" w:right="7887" w:firstLine="0"/>
        <w:rPr>
          <w:rFonts w:ascii="Times New Roman" w:cs="Times New Roman" w:eastAsia="Times New Roman" w:hAnsi="Times New Roman"/>
          <w:sz w:val="32"/>
          <w:szCs w:val="32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b=list(set(b)) print(len(b))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798830</wp:posOffset>
            </wp:positionV>
            <wp:extent cx="5841908" cy="2396680"/>
            <wp:effectExtent b="0" l="0" r="0" t="0"/>
            <wp:wrapTopAndBottom distB="0" dist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1908" cy="2396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3">
      <w:pPr>
        <w:pStyle w:val="Heading1"/>
        <w:spacing w:before="106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Output: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Ex. No.</w:t>
        <w:tab/>
        <w:t xml:space="preserve">:</w:t>
        <w:tab/>
        <w:t xml:space="preserve">4.9</w:t>
        <w:tab/>
        <w:t xml:space="preserve">Date: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 17.042024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tabs>
          <w:tab w:val="left" w:leader="none" w:pos="5241"/>
        </w:tabs>
        <w:spacing w:before="1" w:lineRule="auto"/>
        <w:ind w:left="20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Register No.: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2315010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06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Adharsh.S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41238" y="3773650"/>
                          <a:ext cx="9525" cy="12700"/>
                        </a:xfrm>
                        <a:custGeom>
                          <a:rect b="b" l="l" r="r" t="t"/>
                          <a:pathLst>
                            <a:path extrusionOk="0"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2"/>
        <w:ind w:right="25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Product of single digit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Given a positive integer N, check whether it can be represented as a product of single digit numbers.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Input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788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Single Integer input.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" w:line="240" w:lineRule="auto"/>
        <w:ind w:left="200" w:right="788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Output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362" w:lineRule="auto"/>
        <w:ind w:left="200" w:right="326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Output displays Yes if condition satisfies else prints No. Example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2" w:lineRule="auto"/>
        <w:ind w:left="200" w:right="823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Example Input: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spacing w:before="1" w:lineRule="auto"/>
        <w:ind w:firstLine="20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Program: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" w:line="362" w:lineRule="auto"/>
        <w:ind w:left="200" w:right="85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a=int(input()) flag=0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362" w:lineRule="auto"/>
        <w:ind w:left="457" w:right="7983" w:hanging="2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for i in range(10): for j in range(10):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62" w:lineRule="auto"/>
        <w:ind w:left="968" w:right="8507" w:hanging="25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if(i*j==a): flag=1 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362" w:lineRule="auto"/>
        <w:ind w:left="459" w:right="8507" w:hanging="2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if(flag==1): print("Yes")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4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print("No")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1"/>
        <w:spacing w:before="106" w:lineRule="auto"/>
        <w:ind w:firstLine="20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178307</wp:posOffset>
            </wp:positionV>
            <wp:extent cx="5872276" cy="2258568"/>
            <wp:effectExtent b="0" l="0" r="0" t="0"/>
            <wp:wrapTopAndBottom distB="0" dist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276" cy="2258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3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Ex. No.</w:t>
        <w:tab/>
        <w:t xml:space="preserve">:</w:t>
        <w:tab/>
        <w:t xml:space="preserve">4.10</w:t>
        <w:tab/>
        <w:t xml:space="preserve">Date:17.04.2024</w:t>
      </w:r>
    </w:p>
    <w:p w:rsidR="00000000" w:rsidDel="00000000" w:rsidP="00000000" w:rsidRDefault="00000000" w:rsidRPr="00000000" w14:paraId="00000134">
      <w:pPr>
        <w:tabs>
          <w:tab w:val="left" w:leader="none" w:pos="5241"/>
        </w:tabs>
        <w:spacing w:before="1" w:lineRule="auto"/>
        <w:ind w:left="20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Register No.: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2315010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06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Adharsh.S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238" y="3773650"/>
                          <a:ext cx="9525" cy="12700"/>
                        </a:xfrm>
                        <a:custGeom>
                          <a:rect b="b" l="l" r="r" t="t"/>
                          <a:pathLst>
                            <a:path extrusionOk="0"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2"/>
        <w:ind w:right="252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Perfect Square After adding 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Given an integer N, check whether N the given number can be made a perfect square after adding 1 to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362" w:lineRule="auto"/>
        <w:ind w:left="831" w:right="727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Input Format: Single integer input. Output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831" w:right="78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Yes or 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78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Example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78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362" w:lineRule="auto"/>
        <w:ind w:left="831" w:right="78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Example Input: 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before="126" w:lineRule="auto"/>
        <w:ind w:left="83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1a1e"/>
          <w:sz w:val="32"/>
          <w:szCs w:val="32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823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62"/>
        <w:gridCol w:w="961"/>
        <w:tblGridChange w:id="0">
          <w:tblGrid>
            <w:gridCol w:w="862"/>
            <w:gridCol w:w="961"/>
          </w:tblGrid>
        </w:tblGridChange>
      </w:tblGrid>
      <w:tr>
        <w:trPr>
          <w:cantSplit w:val="0"/>
          <w:trHeight w:val="983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7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4" w:lineRule="auto"/>
              <w:ind w:left="95" w:right="168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Resul t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d2024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d2024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1"/>
        <w:spacing w:before="1" w:lineRule="auto"/>
        <w:ind w:firstLine="20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Program: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" w:line="511.0000000000001" w:lineRule="auto"/>
        <w:ind w:left="200" w:right="798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import math n=int(input()) a=n+1 sr=int(math.sqrt(a))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511.0000000000001" w:lineRule="auto"/>
        <w:ind w:left="459" w:right="8507" w:hanging="2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if(sr*sr==a): print("Yes")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1a1e"/>
          <w:sz w:val="32"/>
          <w:szCs w:val="32"/>
          <w:u w:val="none"/>
          <w:shd w:fill="auto" w:val="clear"/>
          <w:vertAlign w:val="baseline"/>
          <w:rtl w:val="0"/>
        </w:rPr>
        <w:t xml:space="preserve">print("No")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before="1" w:lineRule="auto"/>
        <w:ind w:left="2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179781</wp:posOffset>
            </wp:positionV>
            <wp:extent cx="5859042" cy="2089975"/>
            <wp:effectExtent b="0" l="0" r="0" t="0"/>
            <wp:wrapTopAndBottom distB="0" dist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9042" cy="2089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6840" w:w="11910" w:orient="portrait"/>
      <w:pgMar w:bottom="280" w:top="1340" w:left="1240" w:right="36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Schoolbook Uralic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6">
    <w:pPr>
      <w:rPr>
        <w:ins w:author="231501006@rajalakshmi.edu.in" w:id="1" w:date="2024-06-16T04:48:54Z"/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ins w:author="231501006@rajalakshmi.edu.in" w:id="1" w:date="2024-06-16T04:48:54Z">
      <w:r w:rsidDel="00000000" w:rsidR="00000000" w:rsidRPr="00000000">
        <w:rPr>
          <w:rtl w:val="0"/>
        </w:rPr>
      </w:r>
    </w:ins>
  </w:p>
  <w:p w:rsidR="00000000" w:rsidDel="00000000" w:rsidP="00000000" w:rsidRDefault="00000000" w:rsidRPr="00000000" w14:paraId="0000015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•"/>
      <w:lvlJc w:val="left"/>
      <w:pPr>
        <w:ind w:left="404" w:hanging="204"/>
      </w:pPr>
      <w:rPr>
        <w:rFonts w:ascii="Schoolbook Uralic" w:cs="Schoolbook Uralic" w:eastAsia="Schoolbook Uralic" w:hAnsi="Schoolbook Uralic"/>
        <w:b w:val="0"/>
        <w:i w:val="0"/>
        <w:sz w:val="23"/>
        <w:szCs w:val="23"/>
      </w:rPr>
    </w:lvl>
    <w:lvl w:ilvl="1">
      <w:start w:val="0"/>
      <w:numFmt w:val="bullet"/>
      <w:lvlText w:val="•"/>
      <w:lvlJc w:val="left"/>
      <w:pPr>
        <w:ind w:left="1390" w:hanging="204"/>
      </w:pPr>
      <w:rPr/>
    </w:lvl>
    <w:lvl w:ilvl="2">
      <w:start w:val="0"/>
      <w:numFmt w:val="bullet"/>
      <w:lvlText w:val="•"/>
      <w:lvlJc w:val="left"/>
      <w:pPr>
        <w:ind w:left="2381" w:hanging="204"/>
      </w:pPr>
      <w:rPr/>
    </w:lvl>
    <w:lvl w:ilvl="3">
      <w:start w:val="0"/>
      <w:numFmt w:val="bullet"/>
      <w:lvlText w:val="•"/>
      <w:lvlJc w:val="left"/>
      <w:pPr>
        <w:ind w:left="3371" w:hanging="203.99999999999955"/>
      </w:pPr>
      <w:rPr/>
    </w:lvl>
    <w:lvl w:ilvl="4">
      <w:start w:val="0"/>
      <w:numFmt w:val="bullet"/>
      <w:lvlText w:val="•"/>
      <w:lvlJc w:val="left"/>
      <w:pPr>
        <w:ind w:left="4362" w:hanging="204"/>
      </w:pPr>
      <w:rPr/>
    </w:lvl>
    <w:lvl w:ilvl="5">
      <w:start w:val="0"/>
      <w:numFmt w:val="bullet"/>
      <w:lvlText w:val="•"/>
      <w:lvlJc w:val="left"/>
      <w:pPr>
        <w:ind w:left="5353" w:hanging="204"/>
      </w:pPr>
      <w:rPr/>
    </w:lvl>
    <w:lvl w:ilvl="6">
      <w:start w:val="0"/>
      <w:numFmt w:val="bullet"/>
      <w:lvlText w:val="•"/>
      <w:lvlJc w:val="left"/>
      <w:pPr>
        <w:ind w:left="6343" w:hanging="204"/>
      </w:pPr>
      <w:rPr/>
    </w:lvl>
    <w:lvl w:ilvl="7">
      <w:start w:val="0"/>
      <w:numFmt w:val="bullet"/>
      <w:lvlText w:val="•"/>
      <w:lvlJc w:val="left"/>
      <w:pPr>
        <w:ind w:left="7334" w:hanging="204"/>
      </w:pPr>
      <w:rPr/>
    </w:lvl>
    <w:lvl w:ilvl="8">
      <w:start w:val="0"/>
      <w:numFmt w:val="bullet"/>
      <w:lvlText w:val="•"/>
      <w:lvlJc w:val="left"/>
      <w:pPr>
        <w:ind w:left="8325" w:hanging="20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choolbook Uralic" w:cs="Schoolbook Uralic" w:eastAsia="Schoolbook Uralic" w:hAnsi="Schoolbook Uralic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00"/>
    </w:pPr>
    <w:rPr>
      <w:sz w:val="40"/>
      <w:szCs w:val="40"/>
    </w:rPr>
  </w:style>
  <w:style w:type="paragraph" w:styleId="Heading2">
    <w:name w:val="heading 2"/>
    <w:basedOn w:val="Normal"/>
    <w:next w:val="Normal"/>
    <w:pPr>
      <w:ind w:right="248"/>
      <w:jc w:val="center"/>
    </w:pPr>
    <w:rPr>
      <w:b w:val="1"/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rajalakshmicolleges.net/moodle/mod/quiz/view.php?id=3478" TargetMode="External"/><Relationship Id="rId22" Type="http://schemas.openxmlformats.org/officeDocument/2006/relationships/image" Target="media/image13.png"/><Relationship Id="rId21" Type="http://schemas.openxmlformats.org/officeDocument/2006/relationships/image" Target="media/image1.png"/><Relationship Id="rId24" Type="http://schemas.openxmlformats.org/officeDocument/2006/relationships/image" Target="media/image4.png"/><Relationship Id="rId23" Type="http://schemas.openxmlformats.org/officeDocument/2006/relationships/hyperlink" Target="https://www.rajalakshmicolleges.net/moodle/mod/quiz/view.php?id=347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26" Type="http://schemas.openxmlformats.org/officeDocument/2006/relationships/image" Target="media/image7.png"/><Relationship Id="rId25" Type="http://schemas.openxmlformats.org/officeDocument/2006/relationships/image" Target="media/image16.png"/><Relationship Id="rId28" Type="http://schemas.openxmlformats.org/officeDocument/2006/relationships/image" Target="media/image5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hyperlink" Target="https://www.rajalakshmicolleges.net/moodle/course/view.php?id=84&amp;section-4" TargetMode="External"/><Relationship Id="rId29" Type="http://schemas.openxmlformats.org/officeDocument/2006/relationships/image" Target="media/image12.png"/><Relationship Id="rId7" Type="http://schemas.openxmlformats.org/officeDocument/2006/relationships/image" Target="media/image18.png"/><Relationship Id="rId8" Type="http://schemas.openxmlformats.org/officeDocument/2006/relationships/hyperlink" Target="https://www.rajalakshmicolleges.net/moodle/mod/quiz/view.php?id=5720" TargetMode="External"/><Relationship Id="rId31" Type="http://schemas.openxmlformats.org/officeDocument/2006/relationships/image" Target="media/image11.png"/><Relationship Id="rId30" Type="http://schemas.openxmlformats.org/officeDocument/2006/relationships/image" Target="media/image2.png"/><Relationship Id="rId11" Type="http://schemas.openxmlformats.org/officeDocument/2006/relationships/image" Target="media/image17.png"/><Relationship Id="rId10" Type="http://schemas.openxmlformats.org/officeDocument/2006/relationships/image" Target="media/image6.png"/><Relationship Id="rId32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hyperlink" Target="https://www.rajalakshmicolleges.net/moodle/mod/quiz/view.php?id=5717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20.png"/><Relationship Id="rId17" Type="http://schemas.openxmlformats.org/officeDocument/2006/relationships/image" Target="media/image3.png"/><Relationship Id="rId16" Type="http://schemas.openxmlformats.org/officeDocument/2006/relationships/image" Target="media/image19.png"/><Relationship Id="rId19" Type="http://schemas.openxmlformats.org/officeDocument/2006/relationships/hyperlink" Target="https://www.rajalakshmicolleges.net/moodle/mod/quiz/view.php?id=3478" TargetMode="External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